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pStyle w:val="Title"/>
        <w:jc w:val="center"/>
      </w:pPr>
      <w:r>
        <w:rPr>
          <w:b/>
          <w:bCs/>
        </w:rPr>
        <w:t xml:space="preserve">CONTRATO DE PRESTAÇÃO DE SERVIÇOS JURÍDICOS</w:t>
      </w:r>
    </w:p>
    <w:p>
      <w:pPr>
        <w:spacing w:after="200"/>
      </w:pPr>
      <w:r>
        <w:t xml:space="preserve">Entre SILVA &amp; ASSOCIADOS, SOCIEDADE DE ADVOGADOS, SP, RL, com sede em Lisboa, doravante designada por Prestadora, e TECNOVERDE - ENERGIAS RENOVÁVEIS, S.A., com sede no Porto, doravante designada por Cliente, é celebrado o presente contrato.</w:t>
      </w:r>
    </w:p>
    <w:p>
      <w:pPr>
        <w:pStyle w:val="Heading1"/>
      </w:pPr>
      <w:r>
        <w:t xml:space="preserve">CLÁUSULA PRIMEIRA - Objeto</w:t>
      </w:r>
    </w:p>
    <w:p>
      <w:pPr>
        <w:spacing w:after="200"/>
      </w:pPr>
      <w:r>
        <w:t xml:space="preserve">A Prestadora obriga-se a prestar ao Cliente serviços de consultoria e assessoria jurídica, incluindo a elaboração de pareceres e a revisão de contratos.</w:t>
      </w:r>
    </w:p>
    <w:p>
      <w:pPr>
        <w:pStyle w:val="Heading1"/>
      </w:pPr>
      <w:r>
        <w:t xml:space="preserve">CLÁUSULA SEGUNDA - Prazo</w:t>
      </w:r>
    </w:p>
    <w:p>
      <w:pPr>
        <w:spacing w:after="200"/>
      </w:pPr>
      <w:r>
        <w:t xml:space="preserve">O presente contrato tem a duração de um ano, renovável automaticamente por períodos sucessivos de igual duração.</w:t>
      </w:r>
    </w:p>
    <w:p>
      <w:pPr>
        <w:spacing w:after="200"/>
      </w:pPr>
      <w:r>
        <w:t xml:space="preserve">Qualquer das partes pode denunciar o contrato mediante aviso prévio de </w:t>
      </w:r>
      <w:del w:id="3" w:author="Marta Nunes (Ekoa)" w:date="2026-07-25T00:10:15Z" w16du:dateUtc="2026-07-25T00:10:15Z">
        <w:r>
          <w:delText>30</w:delText>
        </w:r>
      </w:del>
      <w:ins w:id="4" w:author="Marta Nunes (Ekoa)" w:date="2026-07-25T00:10:15Z" w16du:dateUtc="2026-07-25T00:10:15Z">
        <w:r>
          <w:t>60</w:t>
        </w:r>
      </w:ins>
      <w:r>
        <w:t xml:space="preserve"> dias, comunicado por carta registada com aviso de receção.</w:t>
      </w:r>
    </w:p>
    <w:p>
      <w:pPr>
        <w:pStyle w:val="Heading1"/>
      </w:pPr>
      <w:r>
        <w:t xml:space="preserve">CLÁUSULA TERCEIRA - Honorários</w:t>
      </w:r>
    </w:p>
    <w:p>
      <w:pPr>
        <w:spacing w:after="200"/>
      </w:pPr>
      <w:r>
        <w:t xml:space="preserve">Pela prestação dos serviços, o Cliente pagará à Prestadora uma avença mensal de EUR </w:t>
      </w:r>
      <w:del w:id="1" w:author="Marta Nunes (Ekoa)" w:date="2026-07-25T00:10:15Z" w16du:dateUtc="2026-07-25T00:10:15Z">
        <w:r>
          <w:delText>4.500</w:delText>
        </w:r>
      </w:del>
      <w:ins w:id="2" w:author="Marta Nunes (Ekoa)" w:date="2026-07-25T00:10:15Z" w16du:dateUtc="2026-07-25T00:10:15Z">
        <w:r>
          <w:t>5.000</w:t>
        </w:r>
      </w:ins>
      <w:r>
        <w:t>,00, acrescida de IVA à taxa legal em vigor.</w:t>
      </w:r>
    </w:p>
    <w:p>
      <w:pPr>
        <w:pStyle w:val="Heading1"/>
      </w:pPr>
      <w:r>
        <w:t xml:space="preserve">CLÁUSULA QUARTA - Confidencialidade</w:t>
      </w:r>
    </w:p>
    <w:p>
      <w:pPr>
        <w:spacing w:after="200"/>
      </w:pPr>
      <w:commentRangeStart w:id="1"/>
      <w:r>
        <w:t xml:space="preserve">As partes obrigam-se a manter estrita confidencialidade sobre todas as informações a que tenham acesso no âmbito do presente contrato.</w:t>
      </w:r>
      <w:commentRangeEnd w:id="1"/>
      <w:r>
        <w:rPr>
          <w:rStyle w:val="CommentReference"/>
        </w:rPr>
        <w:commentReference w:id="1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g="http://schemas.microsoft.com/office/word/2010/wordprocessingGroup" xmlns:wpi="http://schemas.microsoft.com/office/word/2010/wordprocessingInk" xmlns:wps="http://schemas.microsoft.com/office/word/2010/wordprocessingShape">
  <w:comment w:id="1" w:author="Marta Nunes (Ekoa)" w:date="2026-07-25T00:10:15Z" w:initials="MN(">
    <w:p w14:paraId="E6041968" w14:textId="77777777" w:rsidR="C7D0978A" w:rsidRDefault="C7D0978A" w:rsidP="C7D0978A">
      <w:pPr>
        <w:pStyle w:val="CommentText"/>
      </w:pPr>
      <w:r>
        <w:rPr>
          <w:rStyle w:val="CommentReference"/>
        </w:rPr>
        <w:annotationRef/>
      </w:r>
      <w:r>
        <w:t>Falta o prazo de sobrevivência da obrigação após a cessação do contrato.</w:t>
      </w:r>
    </w:p>
  </w:comment>
</w:comments>
</file>

<file path=word/commentsExtended.xml><?xml version="1.0" encoding="utf-8"?>
<w15:commentsEx xmlns:w15="http://schemas.microsoft.com/office/word/2012/wordml">
  <w15:commentEx w15:paraId="E6041968" w15:done="0"/>
</w15:commentsEx>
</file>

<file path=word/commentsExtensible.xml><?xml version="1.0" encoding="utf-8"?>
<w16cex:commentsExtensible xmlns:w16cex="http://schemas.microsoft.com/office/word/2018/wordml/cex">
  <w16cex:commentExtensible w16cex:durableId="D26D93E6" w16cex:dateUtc="2026-07-25T00:10:15Z"/>
</w16cex:commentsExtensible>
</file>

<file path=word/commentsIds.xml><?xml version="1.0" encoding="utf-8"?>
<w16cid:commentsIds xmlns:w16cid="http://schemas.microsoft.com/office/word/2016/wordml/cid">
  <w16cid:commentId w16cid:paraId="E6041968" w16cid:durableId="D26D93E6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Ekoa Fixture</dc:creator>
  <cp:lastModifiedBy>Un-named</cp:lastModifiedBy>
  <cp:revision>1</cp:revision>
  <dcterms:created xsi:type="dcterms:W3CDTF">2026-07-25T00:10:15.012Z</dcterms:created>
  <dcterms:modified xsi:type="dcterms:W3CDTF">2026-07-25T00:10:15.013Z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